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Customer shall pay within </w:t>
      </w:r>
      <w:del w:id="10" w:author="Synthetic Flex Counsel" w:date="2026-10-08T12:00:00Z">
        <w:r>
          <w:delText xml:space="preserve">30 days</w:delText>
        </w:r>
      </w:del>
      <w:ins w:id="11" w:author="Synthetic Customer Counsel" w:date="2026-10-08T12:00:00Z">
        <w:r>
          <w:t xml:space="preserve">60 days</w:t>
        </w:r>
      </w:ins>
      <w:r>
        <w:t xml:space="preserve"> of invoice.</w:t>
      </w:r>
    </w:p>
    <w:sectPr/>
  </w:body>
</w:document>
</file>