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revised agreement removes the note.</w:t>
      </w:r>
      <w:del w:id="41" w:author="Synthetic Author A" w:date="2026-10-09T12:00:00Z">
        <w:r>
          <w:footnoteReference w:id="2"/>
        </w:r>
      </w:del>
    </w:p>
    <w:sectPr/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id="2">
    <w:p>
      <w:r>
        <w:t xml:space="preserve">Customer shall reimburse all NCNR commitments within 5 days.</w:t>
      </w:r>
    </w:p>
  </w:footnote>
</w:footnotes>
</file>

<file path=word/_rels/document.xml.rels><Relationships xmlns="http://schemas.openxmlformats.org/package/2006/relationships"><Relationship Id="part-0" Type="http://schemas.openxmlformats.org/officeDocument/2006/relationships/footnotes" Target="footnotes.xml"/></Relationships>
</file>